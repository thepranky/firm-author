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ins w:id="1" w:author="Jane Doe" w:date="2024-01-15T10:00:00Z">
        <w:r>
          <w:t>inserted </w:t>
        </w:r>
      </w:ins>
      <w:del w:id="2" w:author="John Smith" w:date="2024-01-16T11:00:00Z">
        <w:r>
          <w:t>deleted</w:t>
        </w:r>
      </w:del>
      <w:r>
        <w:t> text</w:t>
      </w:r>
    </w:p>
  </w:body>
</w:document>
</file>

<file path=word/comments.xml><?xml version="1.0" encoding="utf-8"?>
<w:comments xmlns:w="http://schemas.openxmlformats.org/wordprocessingml/2006/main">
  <w:comment w:id="0" w:author="Jane Doe" w:date="2024-01-15T10:00:00Z" w:initials="JD">
    <w:p>
      <w:r>
        <w:t>First comment</w:t>
      </w:r>
    </w:p>
  </w:comment>
  <w:comment w:id="1" w:author="John Smith" w:date="2024-01-16T11:00:00Z" w:initials="JS">
    <w:p>
      <w:r>
        <w:t>Second comment</w:t>
      </w:r>
    </w:p>
  </w:comment>
</w:comments>
</file>

<file path=word/commentsExtended.xml><?xml version="1.0" encoding="utf-8"?>
<w15:commentsEx xmlns:w15="http://schemas.microsoft.com/office/word/2012/wordml">
  <w15:commentEx w15:paraId="ABC123" w15:paraIdParent="000000" w15:done="0"/>
  <w15:commentEx w15:paraId="DEF456" w15:paraIdParent="ABC123" w15:done="0"/>
</w15:commentsEx>
</file>

<file path=word/commentsExtensible.xml><?xml version="1.0" encoding="utf-8"?>
<w16cex:commentsExtensible xmlns:w16cex="http://schemas.microsoft.com/office/word/2018/wordml/cex">
  <w16cex:commentExtensible w16cex:durableId="123" w16cex:dateUtc="2024-01-15T10:00:00Z"/>
</w16cex:commentsExtensible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</file>