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Body text</w:t>
      </w:r>
    </w:p>
  </w:body>
</w:document>
</file>

<file path=word/footnotes.xml><?xml version="1.0" encoding="utf-8"?>
<w:footnotes xmlns:w="http://schemas.openxmlformats.org/wordprocessingml/2006/main">
  <w:footnote w:id="1">
    <w:p>
      <w:del w:id="11" w:author="John Smith" w:date="2024-02-02T09:00:00Z">
        <w:r>
          <w:t>Footnote del</w:t>
        </w:r>
      </w:del>
    </w:p>
  </w:footnote>
</w:footnotes>
</file>

<file path=word/header1.xml><?xml version="1.0" encoding="utf-8"?>
<w:hdr xmlns:w="http://schemas.openxmlformats.org/wordprocessingml/2006/main">
  <w:p>
    <w:ins w:id="10" w:author="Jane Doe" w:date="2024-02-01T09:00:00Z">
      <w:r>
        <w:t>Header change</w:t>
      </w:r>
    </w:ins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